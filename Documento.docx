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798CF" w14:textId="2EC7DB90" w:rsidR="00B92037" w:rsidRPr="00382AF2" w:rsidRDefault="009277A1" w:rsidP="00CB149C">
      <w:pPr>
        <w:pStyle w:val="Ttulo"/>
      </w:pPr>
      <w:r w:rsidRPr="00382AF2">
        <w:t>Proyecto Inicial Telemática</w:t>
      </w:r>
    </w:p>
    <w:p w14:paraId="3E57A04A" w14:textId="338AF267" w:rsidR="009277A1" w:rsidRDefault="009277A1">
      <w:r>
        <w:t>Integrantes:</w:t>
      </w:r>
    </w:p>
    <w:p w14:paraId="427696D4" w14:textId="011AC410" w:rsidR="009277A1" w:rsidRDefault="004757D2">
      <w:r>
        <w:t>-</w:t>
      </w:r>
      <w:r w:rsidR="00BF4396">
        <w:t>Amelia Gonzale</w:t>
      </w:r>
      <w:r>
        <w:t>z</w:t>
      </w:r>
    </w:p>
    <w:p w14:paraId="476F4DBC" w14:textId="17AFE55C" w:rsidR="00CB149C" w:rsidRDefault="006716C5">
      <w:r>
        <w:t xml:space="preserve">-Raúl </w:t>
      </w:r>
      <w:r w:rsidR="00E3572B">
        <w:t>Poblete</w:t>
      </w:r>
    </w:p>
    <w:p w14:paraId="31316FF0" w14:textId="54736C3F" w:rsidR="00E3572B" w:rsidRDefault="00E26000">
      <w:r>
        <w:t>-Sofía Henriquez</w:t>
      </w:r>
    </w:p>
    <w:p w14:paraId="64B216B8" w14:textId="7A85D4A8" w:rsidR="00FC7D70" w:rsidRDefault="00FC7D70">
      <w:r>
        <w:t>-Isidora Núñez</w:t>
      </w:r>
    </w:p>
    <w:p w14:paraId="654896A4" w14:textId="73316CB0" w:rsidR="00D169F3" w:rsidRDefault="00E714D8" w:rsidP="00D169F3">
      <w:pPr>
        <w:pStyle w:val="Ttulo2"/>
      </w:pPr>
      <w:r>
        <w:t>Idea n</w:t>
      </w:r>
      <w:r w:rsidR="00FB14BC">
        <w:t>°</w:t>
      </w:r>
      <w:r w:rsidR="00D169F3">
        <w:t>1 (titulo original)</w:t>
      </w:r>
    </w:p>
    <w:p w14:paraId="5BAA6111" w14:textId="0A1A99C6" w:rsidR="00D169F3" w:rsidRDefault="007571F3" w:rsidP="00D62E8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¿Qué problema va a solucionar?</w:t>
      </w:r>
    </w:p>
    <w:p w14:paraId="6AE10762" w14:textId="7F3A856A" w:rsidR="00897CC1" w:rsidRDefault="00910F83" w:rsidP="00A90F15">
      <w:pPr>
        <w:pStyle w:val="Prrafodelista"/>
      </w:pPr>
      <w:r w:rsidRPr="00910F83">
        <w:t xml:space="preserve">La leche para que pueda beberla un bebé sin quemarse debe estar entre 32°C a 37°C. Muchas personas no se fijan en eso antes de darle la leche a los bebés, </w:t>
      </w:r>
      <w:r w:rsidR="00CC21B2">
        <w:t>lo que puede provocar accidentes</w:t>
      </w:r>
      <w:r w:rsidR="00133136">
        <w:t xml:space="preserve">, </w:t>
      </w:r>
      <w:r w:rsidR="00CD3678">
        <w:t xml:space="preserve"> el (nombre original) servirá para evitar poner en peligro al bebé en ese sentido.</w:t>
      </w:r>
      <w:r w:rsidR="00B73156">
        <w:t xml:space="preserve"> </w:t>
      </w:r>
      <w:r w:rsidR="00A90F15" w:rsidRPr="0006413F">
        <w:t>Será un accesorio que se puede anclar a la mamadera y se puede retirar cuando sea, para facilitar el lavado de la mamadera y al ser un accesorio y no la mamadera en s</w:t>
      </w:r>
      <w:r w:rsidR="00A90F15">
        <w:t>í</w:t>
      </w:r>
      <w:r w:rsidR="00A90F15" w:rsidRPr="0006413F">
        <w:t xml:space="preserve">, </w:t>
      </w:r>
      <w:r w:rsidR="00A90F15">
        <w:t xml:space="preserve">se vuelve </w:t>
      </w:r>
      <w:r w:rsidR="00A90F15" w:rsidRPr="0006413F">
        <w:t>más accesible</w:t>
      </w:r>
      <w:r w:rsidR="00A90F15">
        <w:t xml:space="preserve"> para las personas.</w:t>
      </w:r>
    </w:p>
    <w:p w14:paraId="06C44547" w14:textId="1F01E68B" w:rsidR="00CD3678" w:rsidRPr="001A7F79" w:rsidRDefault="006344F3" w:rsidP="00B35C52">
      <w:pPr>
        <w:pStyle w:val="Prrafodelista"/>
        <w:numPr>
          <w:ilvl w:val="0"/>
          <w:numId w:val="1"/>
        </w:numPr>
      </w:pPr>
      <w:r>
        <w:rPr>
          <w:b/>
          <w:bCs/>
        </w:rPr>
        <w:t>¿Qué usará el proyecto?</w:t>
      </w:r>
    </w:p>
    <w:p w14:paraId="40AA1B68" w14:textId="4953F9D5" w:rsidR="001A7F79" w:rsidRDefault="00D12576" w:rsidP="001A7F79">
      <w:pPr>
        <w:pStyle w:val="Prrafodelista"/>
      </w:pPr>
      <w:r w:rsidRPr="00D12576">
        <w:t>Se usará el Arduino UNO Q, un sensor de temperatura, un buzzer, luz rgb, cables jumper, protoboard, fuente de energía</w:t>
      </w:r>
      <w:r w:rsidR="00483DB4">
        <w:t>, entre otros</w:t>
      </w:r>
      <w:r w:rsidR="001A4C5C">
        <w:t xml:space="preserve"> elementos </w:t>
      </w:r>
      <w:r w:rsidR="00A535C9">
        <w:t>que pod</w:t>
      </w:r>
      <w:r w:rsidR="00600C2A">
        <w:t>rí</w:t>
      </w:r>
      <w:r w:rsidR="00A535C9">
        <w:t>amos requerir a medida que avanzamos el proyecto.</w:t>
      </w:r>
    </w:p>
    <w:p w14:paraId="36DFE5D6" w14:textId="007EAC3F" w:rsidR="004757D2" w:rsidRPr="00FC1711" w:rsidRDefault="00C01D40" w:rsidP="00FC1711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¿Cómo funcionará el proyecto</w:t>
      </w:r>
      <w:r w:rsidR="00FC1711">
        <w:rPr>
          <w:b/>
          <w:bCs/>
        </w:rPr>
        <w:t>?</w:t>
      </w:r>
    </w:p>
    <w:p w14:paraId="12A33B4D" w14:textId="7AD96CF0" w:rsidR="00A90F15" w:rsidRDefault="00543336" w:rsidP="003B44F6">
      <w:pPr>
        <w:pStyle w:val="Prrafodelista"/>
        <w:rPr>
          <w:ins w:id="0" w:author="Microsoft Word" w:date="2026-03-14T16:36:00Z"/>
        </w:rPr>
      </w:pPr>
      <w:r>
        <w:t>El sen</w:t>
      </w:r>
      <w:r w:rsidR="004A509E">
        <w:t xml:space="preserve">sor </w:t>
      </w:r>
      <w:r w:rsidR="00B833B1">
        <w:t>medirá la temperatura de la leche</w:t>
      </w:r>
      <w:r w:rsidR="00A37A13">
        <w:t>, si la tempera</w:t>
      </w:r>
      <w:r w:rsidR="007464AC">
        <w:t>tura</w:t>
      </w:r>
      <w:r w:rsidR="00A37A13">
        <w:t xml:space="preserve"> supera el rango</w:t>
      </w:r>
      <w:r w:rsidR="003B44F6">
        <w:t xml:space="preserve"> aceptable,</w:t>
      </w:r>
      <w:r w:rsidR="00AD5DEC">
        <w:t xml:space="preserve"> el sistema activará una alerta</w:t>
      </w:r>
      <w:r w:rsidR="00787437">
        <w:t xml:space="preserve"> de sonido y a través de una luz roja</w:t>
      </w:r>
      <w:r w:rsidR="00FC1711">
        <w:t>, para advertir sobre esto</w:t>
      </w:r>
      <w:r w:rsidR="008A3D12">
        <w:t xml:space="preserve">. Contará con una ampolleta que cambiará de color según la temperatura, azul cuando la leche este fría, verde cuando esté en la temperatura correcta y roja cuando esté </w:t>
      </w:r>
      <w:r w:rsidR="006F2B32">
        <w:t>muy caliente.</w:t>
      </w:r>
      <w:r w:rsidR="00DF793C">
        <w:t xml:space="preserve"> </w:t>
      </w:r>
      <w:r w:rsidR="0015689E">
        <w:t xml:space="preserve">Se conectará mediante Telegram para </w:t>
      </w:r>
      <w:r w:rsidR="00DA683C">
        <w:t>notificar cuando la leche se encuentre en una buena temperatura para que pueda tomarla el bebé.</w:t>
      </w:r>
    </w:p>
    <w:p w14:paraId="06C04710" w14:textId="11234499" w:rsidR="004757D2" w:rsidRPr="009D7503" w:rsidRDefault="0003038A" w:rsidP="00A90F15">
      <w:pPr>
        <w:pStyle w:val="Prrafodelista"/>
        <w:numPr>
          <w:ilvl w:val="0"/>
          <w:numId w:val="1"/>
        </w:numPr>
      </w:pPr>
      <w:r w:rsidRPr="68C995C9">
        <w:rPr>
          <w:b/>
          <w:bCs/>
        </w:rPr>
        <w:t>¿</w:t>
      </w:r>
      <w:r w:rsidR="002B5440" w:rsidRPr="009D7503">
        <w:rPr>
          <w:b/>
          <w:bCs/>
        </w:rPr>
        <w:t>Por qué elegir su idea?</w:t>
      </w:r>
    </w:p>
    <w:p w14:paraId="016F0343" w14:textId="3545C032" w:rsidR="009D7503" w:rsidRDefault="009D7503" w:rsidP="009D7503">
      <w:pPr>
        <w:pStyle w:val="Prrafodelista"/>
      </w:pPr>
      <w:r>
        <w:t>Nuestro proyecto ofrece seguridad para los bebés</w:t>
      </w:r>
      <w:r w:rsidR="00804740">
        <w:t xml:space="preserve">, </w:t>
      </w:r>
      <w:r w:rsidR="00A40263">
        <w:t>ya que</w:t>
      </w:r>
      <w:r w:rsidR="00C92115">
        <w:t xml:space="preserve"> un sensor </w:t>
      </w:r>
      <w:r w:rsidR="003D539C">
        <w:t>entrega información m</w:t>
      </w:r>
      <w:r w:rsidR="001F6649">
        <w:t>á</w:t>
      </w:r>
      <w:r w:rsidR="003D539C">
        <w:t xml:space="preserve">s confiable que algún </w:t>
      </w:r>
      <w:r w:rsidR="00C8612C">
        <w:t>método</w:t>
      </w:r>
      <w:r w:rsidR="003D539C">
        <w:t xml:space="preserve"> de tanteo si no se es experto en e</w:t>
      </w:r>
      <w:r w:rsidR="00C8612C">
        <w:t>l tema (padres primerizos)</w:t>
      </w:r>
      <w:r w:rsidR="001F6649">
        <w:t>.</w:t>
      </w:r>
      <w:r w:rsidR="00D3238C">
        <w:t xml:space="preserve"> Al ser un proyecto reali</w:t>
      </w:r>
      <w:r w:rsidR="00580997">
        <w:t>z</w:t>
      </w:r>
      <w:r w:rsidR="003C7B8A">
        <w:t>ado</w:t>
      </w:r>
      <w:r w:rsidR="00DD4E97">
        <w:t xml:space="preserve"> a través de </w:t>
      </w:r>
      <w:r w:rsidR="006A55FF">
        <w:t>A</w:t>
      </w:r>
      <w:r w:rsidR="00DD4E97">
        <w:t>rduino</w:t>
      </w:r>
      <w:r w:rsidR="006A55FF">
        <w:t xml:space="preserve"> y sensores </w:t>
      </w:r>
      <w:r w:rsidR="00DB4397">
        <w:t xml:space="preserve">de temperatura más económicos, </w:t>
      </w:r>
      <w:r w:rsidR="00CE45D1">
        <w:t>puede ser un proyecto barato de fabricar, que lo hace más accesible para las personas</w:t>
      </w:r>
      <w:r w:rsidR="006827E3">
        <w:t xml:space="preserve">, además de ser un </w:t>
      </w:r>
      <w:r w:rsidR="00A346B5">
        <w:t xml:space="preserve">dispositivo </w:t>
      </w:r>
      <w:r w:rsidR="00856979">
        <w:t xml:space="preserve">fácil de usar </w:t>
      </w:r>
      <w:r w:rsidR="00961543">
        <w:t xml:space="preserve">que no necesita de conocimientos técnicos, </w:t>
      </w:r>
      <w:r w:rsidR="001B634B">
        <w:t xml:space="preserve">solo </w:t>
      </w:r>
      <w:r w:rsidR="002D6394">
        <w:t>debe colocarse como accesorio en la mamadera y el sistema alertará automáticamente los cambios de temperatura</w:t>
      </w:r>
      <w:r w:rsidR="004F05B6">
        <w:t>.</w:t>
      </w:r>
    </w:p>
    <w:p w14:paraId="7541B2E8" w14:textId="77777777" w:rsidR="00BE7682" w:rsidRDefault="00BE7682" w:rsidP="009D7503">
      <w:pPr>
        <w:pStyle w:val="Prrafodelista"/>
      </w:pPr>
    </w:p>
    <w:p w14:paraId="65C3E8F3" w14:textId="77777777" w:rsidR="00663F72" w:rsidRDefault="00663F72" w:rsidP="0025279C">
      <w:pPr>
        <w:pStyle w:val="Ttulo3"/>
      </w:pPr>
    </w:p>
    <w:p w14:paraId="01C49572" w14:textId="32D6D1D1" w:rsidR="4DD5CF9C" w:rsidRDefault="4DD5CF9C" w:rsidP="4DD5CF9C"/>
    <w:p w14:paraId="2126496F" w14:textId="382DA9EF" w:rsidR="001821BC" w:rsidRPr="00165BB6" w:rsidRDefault="001821BC" w:rsidP="00770CC5">
      <w:pPr>
        <w:pStyle w:val="Ttulo2"/>
      </w:pPr>
      <w:r w:rsidRPr="00165BB6">
        <w:t>Idea n°2</w:t>
      </w:r>
      <w:r w:rsidR="0025279C" w:rsidRPr="00165BB6">
        <w:t xml:space="preserve"> (nombre original)</w:t>
      </w:r>
    </w:p>
    <w:p w14:paraId="1E5B36AC" w14:textId="57829E79" w:rsidR="0025279C" w:rsidRPr="00C428CE" w:rsidRDefault="005804EA" w:rsidP="0058698C">
      <w:pPr>
        <w:pStyle w:val="Prrafodelista"/>
        <w:numPr>
          <w:ilvl w:val="0"/>
          <w:numId w:val="1"/>
        </w:numPr>
      </w:pPr>
      <w:r>
        <w:rPr>
          <w:b/>
          <w:bCs/>
        </w:rPr>
        <w:t>¿</w:t>
      </w:r>
      <w:r w:rsidR="009459E0">
        <w:rPr>
          <w:b/>
          <w:bCs/>
        </w:rPr>
        <w:t>Qué problema</w:t>
      </w:r>
      <w:r w:rsidR="00C428CE">
        <w:rPr>
          <w:b/>
          <w:bCs/>
        </w:rPr>
        <w:t xml:space="preserve"> va a solucionar?</w:t>
      </w:r>
    </w:p>
    <w:p w14:paraId="18F611D7" w14:textId="7F265953" w:rsidR="00C428CE" w:rsidRDefault="003C6273" w:rsidP="00663F72">
      <w:pPr>
        <w:pStyle w:val="Prrafodelista"/>
      </w:pPr>
      <w:r>
        <w:t>En las habitaci</w:t>
      </w:r>
      <w:r w:rsidR="004920BB">
        <w:t>ones o espacios cerrados</w:t>
      </w:r>
      <w:r w:rsidR="00052297">
        <w:t>, la temperatura y la humedad suelen aumentar,</w:t>
      </w:r>
      <w:r w:rsidR="00C50783">
        <w:t xml:space="preserve"> generando un ambiente pesado e incómodo</w:t>
      </w:r>
      <w:r w:rsidR="00F365C4">
        <w:t>, a veces las personas no</w:t>
      </w:r>
      <w:r w:rsidR="00FD2B5C">
        <w:t xml:space="preserve"> notan estos cambios </w:t>
      </w:r>
      <w:r w:rsidR="001B1C1A">
        <w:t>o no saben cu</w:t>
      </w:r>
      <w:r w:rsidR="00E353BA">
        <w:t>án</w:t>
      </w:r>
      <w:r w:rsidR="001B1C1A">
        <w:t>do ventilar</w:t>
      </w:r>
      <w:r w:rsidR="008A3CB0">
        <w:t xml:space="preserve">, </w:t>
      </w:r>
      <w:r w:rsidR="00E353BA">
        <w:t>este proyecto busca ayuda</w:t>
      </w:r>
      <w:r w:rsidR="00F8604A">
        <w:t>r</w:t>
      </w:r>
      <w:r w:rsidR="00E353BA">
        <w:t xml:space="preserve"> a monitorear</w:t>
      </w:r>
      <w:r w:rsidR="00F8604A">
        <w:t xml:space="preserve"> </w:t>
      </w:r>
      <w:r w:rsidR="00986E3E">
        <w:t>las condiciones</w:t>
      </w:r>
      <w:r w:rsidR="003D0A66">
        <w:t xml:space="preserve"> ambientales</w:t>
      </w:r>
      <w:r w:rsidR="00CA3154">
        <w:t xml:space="preserve"> y ac</w:t>
      </w:r>
      <w:r w:rsidR="00740D57">
        <w:t xml:space="preserve">tivar </w:t>
      </w:r>
      <w:r w:rsidR="00B44AC4">
        <w:t>automáticamente</w:t>
      </w:r>
      <w:r w:rsidR="007B741F">
        <w:t xml:space="preserve"> un ventilador</w:t>
      </w:r>
      <w:r w:rsidR="00964DE5">
        <w:t xml:space="preserve"> </w:t>
      </w:r>
      <w:r w:rsidR="00C6377C">
        <w:t xml:space="preserve">cuando las condiciones </w:t>
      </w:r>
      <w:r w:rsidR="004C6A6F">
        <w:t>de la temperatura y humedad no sean las adecuadas.</w:t>
      </w:r>
    </w:p>
    <w:p w14:paraId="0877C713" w14:textId="5B279306" w:rsidR="00D62C8D" w:rsidRPr="00D62C8D" w:rsidRDefault="00F2522F" w:rsidP="00D62C8D">
      <w:pPr>
        <w:pStyle w:val="Prrafodelista"/>
        <w:numPr>
          <w:ilvl w:val="0"/>
          <w:numId w:val="1"/>
        </w:numPr>
      </w:pPr>
      <w:r>
        <w:rPr>
          <w:b/>
          <w:bCs/>
        </w:rPr>
        <w:t>¿Qué usará</w:t>
      </w:r>
      <w:r w:rsidR="00D62C8D">
        <w:rPr>
          <w:b/>
          <w:bCs/>
        </w:rPr>
        <w:t xml:space="preserve"> el proyecto?</w:t>
      </w:r>
    </w:p>
    <w:p w14:paraId="5C5BB6D0" w14:textId="5EA496F2" w:rsidR="00D62C8D" w:rsidRDefault="00A66046" w:rsidP="00D62C8D">
      <w:pPr>
        <w:pStyle w:val="Prrafodelista"/>
      </w:pPr>
      <w:r>
        <w:t>El proyecto usará un Arduino UNO Q, un sensor de temperatura y humedad (</w:t>
      </w:r>
      <w:r w:rsidR="00025561">
        <w:t>DHT11 temperature and humidity sensor)</w:t>
      </w:r>
      <w:r w:rsidR="00613FC4">
        <w:t xml:space="preserve">, un ventilador </w:t>
      </w:r>
      <w:r w:rsidR="00863FB7">
        <w:t>controlado por el sistema</w:t>
      </w:r>
      <w:r w:rsidR="00973B6E">
        <w:t>, una pantalla,</w:t>
      </w:r>
      <w:r w:rsidR="008945FB">
        <w:t xml:space="preserve"> un sensor de sonido</w:t>
      </w:r>
      <w:r w:rsidR="00C47830">
        <w:t>, cables jumper, protoboard, resist</w:t>
      </w:r>
      <w:r w:rsidR="00912745">
        <w:t xml:space="preserve">encias, una fuente de </w:t>
      </w:r>
      <w:r w:rsidR="00ED1F9A">
        <w:t>energía</w:t>
      </w:r>
      <w:r w:rsidR="00912745">
        <w:t>, entre otras cosas posibles.</w:t>
      </w:r>
    </w:p>
    <w:p w14:paraId="56057478" w14:textId="2444D4AB" w:rsidR="00D62C8D" w:rsidRPr="00BD4C59" w:rsidRDefault="009B2E76" w:rsidP="00D62C8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¿Cómo funcionará el </w:t>
      </w:r>
      <w:r w:rsidR="00BD4C59">
        <w:rPr>
          <w:b/>
          <w:bCs/>
        </w:rPr>
        <w:t>proyecto?</w:t>
      </w:r>
    </w:p>
    <w:p w14:paraId="13138574" w14:textId="0D3ABC83" w:rsidR="00BD4C59" w:rsidRDefault="004966E1" w:rsidP="00BD4C59">
      <w:pPr>
        <w:pStyle w:val="Prrafodelista"/>
      </w:pPr>
      <w:r>
        <w:t>El sensor medirá constantemente la temperatura y humedad del ambiente</w:t>
      </w:r>
      <w:r w:rsidR="00225319">
        <w:t>, cuando estos superen</w:t>
      </w:r>
      <w:r w:rsidR="00BF74F7">
        <w:t xml:space="preserve"> un l</w:t>
      </w:r>
      <w:r w:rsidR="004778E3">
        <w:t>í</w:t>
      </w:r>
      <w:r w:rsidR="00BF74F7">
        <w:t>mite establecido</w:t>
      </w:r>
      <w:r w:rsidR="00F84E11">
        <w:t>, se activará autom</w:t>
      </w:r>
      <w:r w:rsidR="004778E3">
        <w:t>á</w:t>
      </w:r>
      <w:r w:rsidR="00F84E11">
        <w:t xml:space="preserve">ticamente </w:t>
      </w:r>
      <w:r w:rsidR="00B54DC5">
        <w:t xml:space="preserve">el ventilador </w:t>
      </w:r>
      <w:r w:rsidR="003C5AA1">
        <w:t xml:space="preserve">para </w:t>
      </w:r>
      <w:r w:rsidR="004778E3">
        <w:t>ayudar a la ventilación del espacio</w:t>
      </w:r>
      <w:r w:rsidR="00A00960">
        <w:t>,</w:t>
      </w:r>
      <w:r w:rsidR="00B84B21">
        <w:t xml:space="preserve"> además, </w:t>
      </w:r>
      <w:r w:rsidR="00C31E6F">
        <w:t xml:space="preserve">una pantalla mostrará estos datos, junto con </w:t>
      </w:r>
      <w:r w:rsidR="009D1D83">
        <w:t xml:space="preserve">recomendaciones para </w:t>
      </w:r>
      <w:r w:rsidR="003070A6">
        <w:t xml:space="preserve">bajar o subir la temperatura </w:t>
      </w:r>
      <w:r w:rsidR="00D3619A">
        <w:t xml:space="preserve">dependiendo lo que </w:t>
      </w:r>
      <w:r w:rsidR="005B6651">
        <w:t>el sistema detecte.</w:t>
      </w:r>
      <w:r w:rsidR="00752C81">
        <w:t xml:space="preserve"> Además, </w:t>
      </w:r>
      <w:r w:rsidR="009139CA">
        <w:t xml:space="preserve">el ventilador podrá apagarse </w:t>
      </w:r>
      <w:r w:rsidR="003C38A0">
        <w:t>mediante un aplauso</w:t>
      </w:r>
      <w:r w:rsidR="003348DD">
        <w:t xml:space="preserve">, utilizando un </w:t>
      </w:r>
      <w:r w:rsidR="00EF7F28">
        <w:t>sensor de ruido.</w:t>
      </w:r>
      <w:r w:rsidR="00DA683C">
        <w:t xml:space="preserve"> Este enviará </w:t>
      </w:r>
      <w:r w:rsidR="0088764C">
        <w:t>periódicamente actualizaciones sobre la temperatura y humedad mediante Telegram al teléfono.</w:t>
      </w:r>
    </w:p>
    <w:p w14:paraId="02707F8A" w14:textId="70B3BEA4" w:rsidR="003330CB" w:rsidRPr="00912745" w:rsidRDefault="008679C6" w:rsidP="00FB49AE">
      <w:pPr>
        <w:pStyle w:val="Prrafodelista"/>
        <w:numPr>
          <w:ilvl w:val="0"/>
          <w:numId w:val="1"/>
        </w:numPr>
      </w:pPr>
      <w:r w:rsidRPr="00912745">
        <w:rPr>
          <w:b/>
          <w:bCs/>
        </w:rPr>
        <w:t>¿Por qué elegir su idea</w:t>
      </w:r>
      <w:r w:rsidR="001A1AF5">
        <w:rPr>
          <w:b/>
          <w:bCs/>
        </w:rPr>
        <w:t>?</w:t>
      </w:r>
    </w:p>
    <w:p w14:paraId="79343D93" w14:textId="361175B4" w:rsidR="003965DE" w:rsidRDefault="003330CB" w:rsidP="003965DE">
      <w:pPr>
        <w:pStyle w:val="Prrafodelista"/>
      </w:pPr>
      <w:r>
        <w:t>Con esto buscamos solucionar un problema real y común</w:t>
      </w:r>
      <w:r w:rsidR="00C67F8D">
        <w:t xml:space="preserve">, mejorando </w:t>
      </w:r>
      <w:r w:rsidR="00A4555A">
        <w:t>la comodidad en espacios cerrados,</w:t>
      </w:r>
      <w:r w:rsidR="006D24A0">
        <w:t xml:space="preserve"> automatizando la ventilación</w:t>
      </w:r>
      <w:r w:rsidR="00B40854">
        <w:t xml:space="preserve">, ayudando a </w:t>
      </w:r>
      <w:r w:rsidR="003F4AD9">
        <w:t>mantener una temperatura</w:t>
      </w:r>
      <w:r w:rsidR="00F15993">
        <w:t xml:space="preserve"> y humedad</w:t>
      </w:r>
      <w:r w:rsidR="00F861D0">
        <w:t xml:space="preserve"> adecuadas</w:t>
      </w:r>
      <w:r w:rsidR="00C312A0">
        <w:t>,</w:t>
      </w:r>
      <w:r w:rsidR="002B09BA">
        <w:t xml:space="preserve"> sin necesidad de </w:t>
      </w:r>
      <w:r w:rsidR="746EFEF2">
        <w:t>que la</w:t>
      </w:r>
      <w:r w:rsidR="008A3422">
        <w:t xml:space="preserve"> persona que lo use </w:t>
      </w:r>
      <w:r w:rsidR="00D874B9">
        <w:t>deba intervenir,</w:t>
      </w:r>
      <w:r>
        <w:t xml:space="preserve"> lo que resultaría en un alivio y comodidad que pueda brindarse de manera práctica con este dispositivo </w:t>
      </w:r>
    </w:p>
    <w:p w14:paraId="021242D6" w14:textId="77777777" w:rsidR="003965DE" w:rsidRDefault="003965DE" w:rsidP="003965DE">
      <w:pPr>
        <w:pStyle w:val="Prrafodelista"/>
      </w:pPr>
    </w:p>
    <w:p w14:paraId="78DA56B0" w14:textId="77777777" w:rsidR="003965DE" w:rsidRDefault="003965DE" w:rsidP="003965DE">
      <w:pPr>
        <w:pStyle w:val="Prrafodelista"/>
      </w:pPr>
    </w:p>
    <w:p w14:paraId="0D8ED3A5" w14:textId="77777777" w:rsidR="003965DE" w:rsidRDefault="003965DE" w:rsidP="003965DE">
      <w:pPr>
        <w:pStyle w:val="Prrafodelista"/>
      </w:pPr>
    </w:p>
    <w:p w14:paraId="09D3DE4A" w14:textId="77777777" w:rsidR="003965DE" w:rsidRDefault="003965DE" w:rsidP="003965DE">
      <w:pPr>
        <w:pStyle w:val="Prrafodelista"/>
      </w:pPr>
    </w:p>
    <w:p w14:paraId="3DACDA19" w14:textId="77777777" w:rsidR="003965DE" w:rsidRDefault="003965DE" w:rsidP="003965DE">
      <w:pPr>
        <w:pStyle w:val="Prrafodelista"/>
      </w:pPr>
    </w:p>
    <w:p w14:paraId="1345F5E1" w14:textId="77777777" w:rsidR="003965DE" w:rsidRDefault="003965DE" w:rsidP="003965DE">
      <w:pPr>
        <w:pStyle w:val="Prrafodelista"/>
      </w:pPr>
    </w:p>
    <w:p w14:paraId="73403907" w14:textId="77777777" w:rsidR="003965DE" w:rsidRDefault="003965DE" w:rsidP="003965DE">
      <w:pPr>
        <w:pStyle w:val="Prrafodelista"/>
      </w:pPr>
    </w:p>
    <w:p w14:paraId="70CA6DF2" w14:textId="77777777" w:rsidR="003965DE" w:rsidRDefault="003965DE" w:rsidP="003965DE">
      <w:pPr>
        <w:pStyle w:val="Prrafodelista"/>
      </w:pPr>
    </w:p>
    <w:p w14:paraId="1E24AB45" w14:textId="77777777" w:rsidR="003965DE" w:rsidRDefault="003965DE" w:rsidP="003965DE">
      <w:pPr>
        <w:pStyle w:val="Prrafodelista"/>
      </w:pPr>
    </w:p>
    <w:p w14:paraId="11A06CAD" w14:textId="209E6FD0" w:rsidR="0076230E" w:rsidRDefault="00556D8C" w:rsidP="0076230E">
      <w:pPr>
        <w:pStyle w:val="Ttulo2"/>
      </w:pPr>
      <w:r>
        <w:t>Idea n</w:t>
      </w:r>
      <w:r w:rsidR="00DE24D6">
        <w:t>°3 (</w:t>
      </w:r>
      <w:r w:rsidR="00A85EC5">
        <w:t>nombre original)</w:t>
      </w:r>
    </w:p>
    <w:p w14:paraId="1BC9E0BA" w14:textId="65363323" w:rsidR="000A796B" w:rsidRPr="00866F6A" w:rsidRDefault="00E26EE9" w:rsidP="00395C6F">
      <w:pPr>
        <w:pStyle w:val="Prrafodelista"/>
        <w:numPr>
          <w:ilvl w:val="0"/>
          <w:numId w:val="2"/>
        </w:numPr>
      </w:pPr>
      <w:r>
        <w:rPr>
          <w:b/>
          <w:bCs/>
        </w:rPr>
        <w:t>¿</w:t>
      </w:r>
      <w:r w:rsidR="000A796B">
        <w:rPr>
          <w:b/>
          <w:bCs/>
        </w:rPr>
        <w:t>Qué problema va a solucionar?</w:t>
      </w:r>
    </w:p>
    <w:p w14:paraId="2A31A879" w14:textId="6DF9D61B" w:rsidR="00866F6A" w:rsidRPr="00866F6A" w:rsidRDefault="00BA09F2" w:rsidP="2AC8B808">
      <w:r>
        <w:t>Muchas personas tienen plantas en sus hogares, pero no saben c</w:t>
      </w:r>
      <w:r w:rsidR="00D24F1D">
        <w:t xml:space="preserve">uándo regarlas, lo que provoca que muchas plantas reciban </w:t>
      </w:r>
      <w:r w:rsidR="00F60B52">
        <w:t>demasiada o muy poca agua, lo que termina dañándolas o secándolas</w:t>
      </w:r>
      <w:r w:rsidR="003B7D68">
        <w:t>.</w:t>
      </w:r>
      <w:r w:rsidR="008500CF">
        <w:t xml:space="preserve"> </w:t>
      </w:r>
      <w:r w:rsidR="009301F5">
        <w:t xml:space="preserve">Con este proyecto, </w:t>
      </w:r>
      <w:r w:rsidR="003B7711">
        <w:t>se busca ayud</w:t>
      </w:r>
      <w:r w:rsidR="00F64273">
        <w:t xml:space="preserve">ar a las personas a </w:t>
      </w:r>
      <w:r w:rsidR="00717875">
        <w:t xml:space="preserve">que monitoreen </w:t>
      </w:r>
      <w:r w:rsidR="00D62D0A">
        <w:t>la humedad de la tierra</w:t>
      </w:r>
      <w:r w:rsidR="00702DE1">
        <w:t xml:space="preserve">, a través de un </w:t>
      </w:r>
      <w:r w:rsidR="0075472D">
        <w:t>dispositivo que indiqu</w:t>
      </w:r>
      <w:r w:rsidR="000B545D">
        <w:t>e</w:t>
      </w:r>
      <w:r w:rsidR="000B40CC">
        <w:t xml:space="preserve"> cuando </w:t>
      </w:r>
      <w:r w:rsidR="002D2E68">
        <w:t>la planta esté seca</w:t>
      </w:r>
      <w:r w:rsidR="000E53F5">
        <w:t xml:space="preserve"> o con demasiada agua a través del estado de </w:t>
      </w:r>
      <w:r w:rsidR="00D32C19">
        <w:t>á</w:t>
      </w:r>
      <w:r w:rsidR="000E53F5">
        <w:t>nimo de una mascota virtual</w:t>
      </w:r>
      <w:r w:rsidR="00D738E0">
        <w:t>.</w:t>
      </w:r>
    </w:p>
    <w:p w14:paraId="5750B0C1" w14:textId="76D268A5" w:rsidR="00395C6F" w:rsidRPr="00DE36D9" w:rsidRDefault="00DA5689" w:rsidP="00395C6F">
      <w:pPr>
        <w:pStyle w:val="Prrafodelista"/>
        <w:numPr>
          <w:ilvl w:val="0"/>
          <w:numId w:val="2"/>
        </w:numPr>
      </w:pPr>
      <w:r>
        <w:rPr>
          <w:b/>
          <w:bCs/>
        </w:rPr>
        <w:t>¿</w:t>
      </w:r>
      <w:r w:rsidR="00597AFF">
        <w:rPr>
          <w:b/>
          <w:bCs/>
        </w:rPr>
        <w:t>Qué usará el proyecto?</w:t>
      </w:r>
    </w:p>
    <w:p w14:paraId="3B6BA2AD" w14:textId="73C91647" w:rsidR="00DE36D9" w:rsidRDefault="00235230" w:rsidP="00DE36D9">
      <w:pPr>
        <w:pStyle w:val="Prrafodelista"/>
      </w:pPr>
      <w:r>
        <w:t>Se utilizará un Arduino UNO Q</w:t>
      </w:r>
      <w:r w:rsidR="003328AB">
        <w:t xml:space="preserve">, un </w:t>
      </w:r>
      <w:r w:rsidR="00515B5F">
        <w:t xml:space="preserve">Soil Moisture </w:t>
      </w:r>
      <w:r w:rsidR="00944FFE">
        <w:t>Sensor</w:t>
      </w:r>
      <w:r w:rsidR="00A30111">
        <w:t>, una pantalla</w:t>
      </w:r>
      <w:r w:rsidR="00CD0DCD">
        <w:t>,</w:t>
      </w:r>
      <w:r w:rsidR="006D77BE">
        <w:t xml:space="preserve"> botones</w:t>
      </w:r>
      <w:r w:rsidR="00921EB1">
        <w:t>, cables jumper,</w:t>
      </w:r>
      <w:r w:rsidR="008B6686">
        <w:t xml:space="preserve"> una protoboard</w:t>
      </w:r>
      <w:r w:rsidR="00FC7CF3">
        <w:t>, resistencias</w:t>
      </w:r>
      <w:r w:rsidR="008B6686">
        <w:t xml:space="preserve"> y una fuente de energía</w:t>
      </w:r>
      <w:r w:rsidR="00FC7CF3">
        <w:t>, podrían agregarse otros componentes a medida que se avanza en el proyecto</w:t>
      </w:r>
      <w:r w:rsidR="00175E8C">
        <w:t>.</w:t>
      </w:r>
    </w:p>
    <w:p w14:paraId="2BDC3F0D" w14:textId="4ABE4A42" w:rsidR="00DE36D9" w:rsidRPr="00BA754D" w:rsidRDefault="001E07A3" w:rsidP="00395C6F">
      <w:pPr>
        <w:pStyle w:val="Prrafodelista"/>
        <w:numPr>
          <w:ilvl w:val="0"/>
          <w:numId w:val="2"/>
        </w:numPr>
      </w:pPr>
      <w:r>
        <w:rPr>
          <w:b/>
          <w:bCs/>
        </w:rPr>
        <w:t>¿</w:t>
      </w:r>
      <w:r w:rsidR="00BA754D">
        <w:rPr>
          <w:b/>
          <w:bCs/>
        </w:rPr>
        <w:t>Cómo funcionará el proyecto?</w:t>
      </w:r>
    </w:p>
    <w:p w14:paraId="5F712D62" w14:textId="75ACB21B" w:rsidR="00BA754D" w:rsidRDefault="00B452BF" w:rsidP="00073372">
      <w:pPr>
        <w:pStyle w:val="Prrafodelista"/>
      </w:pPr>
      <w:r>
        <w:t xml:space="preserve">Mediante </w:t>
      </w:r>
      <w:r w:rsidR="00EE3B2F">
        <w:t>sensores</w:t>
      </w:r>
      <w:r w:rsidR="00F86319">
        <w:t>,</w:t>
      </w:r>
      <w:r w:rsidR="00FC5D02">
        <w:t xml:space="preserve"> el dispositivo medirá la humedad</w:t>
      </w:r>
      <w:r w:rsidR="00EE3B2F">
        <w:t>, ph,</w:t>
      </w:r>
      <w:r w:rsidR="002532FC">
        <w:t xml:space="preserve"> etc.</w:t>
      </w:r>
      <w:r w:rsidR="00FC5D02">
        <w:t xml:space="preserve"> de la planta</w:t>
      </w:r>
      <w:r w:rsidR="0042138C">
        <w:t>,</w:t>
      </w:r>
      <w:r w:rsidR="000B2C23">
        <w:t xml:space="preserve"> y según la </w:t>
      </w:r>
      <w:r w:rsidR="00A73F92">
        <w:t>información</w:t>
      </w:r>
      <w:r w:rsidR="000B2C23">
        <w:t xml:space="preserve"> que se entregue,</w:t>
      </w:r>
      <w:r w:rsidR="002C472A">
        <w:t xml:space="preserve"> se mostrará el estado </w:t>
      </w:r>
      <w:r w:rsidR="00BB493A">
        <w:t>mediante una mascota virtual</w:t>
      </w:r>
      <w:r w:rsidR="00C4521D">
        <w:t>,</w:t>
      </w:r>
      <w:r w:rsidR="00071590">
        <w:t xml:space="preserve"> </w:t>
      </w:r>
      <w:r w:rsidR="00E87121">
        <w:t>que dependiendo del nivel de humedad cambiará su estado de ánimo</w:t>
      </w:r>
      <w:r w:rsidR="007E58FE">
        <w:t xml:space="preserve">, si la tierra se </w:t>
      </w:r>
      <w:r w:rsidR="00ED3829">
        <w:t>encuentra</w:t>
      </w:r>
      <w:r w:rsidR="007E58FE">
        <w:t xml:space="preserve"> seca,</w:t>
      </w:r>
      <w:r w:rsidR="005014B7">
        <w:t xml:space="preserve"> la mascota estará triste y pedirá agua, </w:t>
      </w:r>
      <w:r w:rsidR="00BA5BD2">
        <w:t>si la</w:t>
      </w:r>
      <w:r w:rsidR="007B7D45">
        <w:t xml:space="preserve"> humedad</w:t>
      </w:r>
      <w:r w:rsidR="00986A90">
        <w:t xml:space="preserve"> es moderada, </w:t>
      </w:r>
      <w:r w:rsidR="00FE434F">
        <w:t xml:space="preserve">la mascota </w:t>
      </w:r>
      <w:r w:rsidR="00240966">
        <w:t xml:space="preserve">estará </w:t>
      </w:r>
      <w:r w:rsidR="00680A3F">
        <w:t>normal</w:t>
      </w:r>
      <w:r w:rsidR="00B73782">
        <w:t>, si la tierra está húmeda</w:t>
      </w:r>
      <w:r w:rsidR="00D0209E">
        <w:t xml:space="preserve">, la mascota se mostrará feliz, si </w:t>
      </w:r>
      <w:r w:rsidR="007C0F7F">
        <w:t xml:space="preserve">la tierra está con demasiada agua, </w:t>
      </w:r>
      <w:r w:rsidR="000962D6">
        <w:t xml:space="preserve">la habitación de la mascota se estará inundando y la mascota pedirá ayuda. </w:t>
      </w:r>
      <w:r w:rsidR="001D6485">
        <w:t xml:space="preserve">Además, </w:t>
      </w:r>
      <w:r w:rsidR="005F76E5">
        <w:t>se podrá interactuar con la mascota mediante botones, teniendo pequeñas interacciones y mini juegos parecidos a los de un tamagotchi (</w:t>
      </w:r>
      <w:r w:rsidR="002C584B">
        <w:t xml:space="preserve">cabe recalcar que estos no afectan al estado de la planta, </w:t>
      </w:r>
      <w:r w:rsidR="005F3A5C">
        <w:t xml:space="preserve">solo son una interacción para hacer </w:t>
      </w:r>
      <w:r w:rsidR="001D2FC6">
        <w:t>más llamativa la experiencia).</w:t>
      </w:r>
      <w:r w:rsidR="002532FC">
        <w:t xml:space="preserve"> A través de una aplicación (o sitio web) habrán </w:t>
      </w:r>
      <w:r w:rsidR="009F5D16">
        <w:t xml:space="preserve">opciones de planta para cuidar (opciones limitadas, al ser un proyecto inicial) según </w:t>
      </w:r>
    </w:p>
    <w:p w14:paraId="4D23B103" w14:textId="77777777" w:rsidR="00073372" w:rsidRDefault="00073372" w:rsidP="00073372">
      <w:pPr>
        <w:pStyle w:val="Prrafodelista"/>
      </w:pPr>
    </w:p>
    <w:p w14:paraId="6264AC9B" w14:textId="77777777" w:rsidR="00073372" w:rsidRDefault="00073372" w:rsidP="00073372">
      <w:pPr>
        <w:pStyle w:val="Prrafodelista"/>
      </w:pPr>
    </w:p>
    <w:p w14:paraId="0AAFC7F7" w14:textId="77777777" w:rsidR="00EE07B7" w:rsidRPr="00EE07B7" w:rsidRDefault="00770CC5" w:rsidP="00EE07B7">
      <w:pPr>
        <w:pStyle w:val="Prrafodelista"/>
        <w:numPr>
          <w:ilvl w:val="0"/>
          <w:numId w:val="2"/>
        </w:numPr>
        <w:rPr>
          <w:rStyle w:val="s1"/>
          <w:rFonts w:asciiTheme="minorHAnsi" w:hAnsiTheme="minorHAnsi"/>
          <w:sz w:val="24"/>
          <w:szCs w:val="24"/>
        </w:rPr>
      </w:pPr>
      <w:r w:rsidRPr="00EE07B7">
        <w:rPr>
          <w:b/>
          <w:bCs/>
        </w:rPr>
        <w:t>¿Por qué elegir su idea?</w:t>
      </w:r>
      <w:r w:rsidR="00971E3F" w:rsidRPr="00EE07B7">
        <w:rPr>
          <w:rStyle w:val="s1"/>
          <w:sz w:val="24"/>
          <w:szCs w:val="24"/>
        </w:rPr>
        <w:t xml:space="preserve"> </w:t>
      </w:r>
    </w:p>
    <w:p w14:paraId="075488C4" w14:textId="39FBC48A" w:rsidR="00492B78" w:rsidRPr="00EE07B7" w:rsidRDefault="00826101" w:rsidP="00EE07B7">
      <w:pPr>
        <w:pStyle w:val="Prrafodelista"/>
      </w:pPr>
      <w:r w:rsidRPr="00EE07B7">
        <w:t xml:space="preserve">Es </w:t>
      </w:r>
      <w:r w:rsidR="00EE07B7" w:rsidRPr="00EE07B7">
        <w:t>u</w:t>
      </w:r>
      <w:r w:rsidRPr="00EE07B7">
        <w:t>n proyecto</w:t>
      </w:r>
      <w:r w:rsidR="00B50DAB" w:rsidRPr="00EE07B7">
        <w:t xml:space="preserve"> original que combina </w:t>
      </w:r>
      <w:r w:rsidR="004C5D72" w:rsidRPr="00EE07B7">
        <w:t xml:space="preserve">juegos con el cuidado </w:t>
      </w:r>
      <w:r w:rsidR="0025554B" w:rsidRPr="00EE07B7">
        <w:t>de plantas,</w:t>
      </w:r>
      <w:r w:rsidR="00161344" w:rsidRPr="00EE07B7">
        <w:t xml:space="preserve"> </w:t>
      </w:r>
      <w:r w:rsidR="00665FB0" w:rsidRPr="00EE07B7">
        <w:t>haciendo que una tarea cotidiana se vuelva algo m</w:t>
      </w:r>
      <w:r w:rsidR="00E737EC" w:rsidRPr="00EE07B7">
        <w:t>ás</w:t>
      </w:r>
      <w:r w:rsidR="00665FB0" w:rsidRPr="00EE07B7">
        <w:t xml:space="preserve"> entretenido de hacer</w:t>
      </w:r>
      <w:r w:rsidR="000D72D6" w:rsidRPr="00EE07B7">
        <w:t xml:space="preserve">, </w:t>
      </w:r>
      <w:r w:rsidR="00AB5A23" w:rsidRPr="00EE07B7">
        <w:t xml:space="preserve">ayudará a </w:t>
      </w:r>
      <w:r w:rsidR="00173D0B" w:rsidRPr="00EE07B7">
        <w:t>personas que no tengan mucha experiencia</w:t>
      </w:r>
      <w:r w:rsidR="000D78C8" w:rsidRPr="00EE07B7">
        <w:t xml:space="preserve"> </w:t>
      </w:r>
      <w:r w:rsidR="00977A25" w:rsidRPr="00EE07B7">
        <w:t>en</w:t>
      </w:r>
      <w:r w:rsidR="00821CBD" w:rsidRPr="00EE07B7">
        <w:t xml:space="preserve"> el riego</w:t>
      </w:r>
      <w:r w:rsidR="000D78C8" w:rsidRPr="00EE07B7">
        <w:t xml:space="preserve"> </w:t>
      </w:r>
      <w:r w:rsidR="00DD649E" w:rsidRPr="00EE07B7">
        <w:t>de plantas</w:t>
      </w:r>
      <w:r w:rsidR="009965A8" w:rsidRPr="00EE07B7">
        <w:t xml:space="preserve"> a que puedan hacerlo </w:t>
      </w:r>
      <w:r w:rsidR="000D17FC" w:rsidRPr="00EE07B7">
        <w:t xml:space="preserve">correctamente </w:t>
      </w:r>
      <w:r w:rsidR="009965A8" w:rsidRPr="00EE07B7">
        <w:t xml:space="preserve">de </w:t>
      </w:r>
      <w:r w:rsidR="002E6220" w:rsidRPr="00EE07B7">
        <w:t>manera interactiva</w:t>
      </w:r>
      <w:r w:rsidR="000D17FC" w:rsidRPr="00EE07B7">
        <w:t xml:space="preserve">, </w:t>
      </w:r>
      <w:r w:rsidR="00061C12" w:rsidRPr="00EE07B7">
        <w:t>intuitiva y dinámica</w:t>
      </w:r>
      <w:r w:rsidR="00471471" w:rsidRPr="00EE07B7">
        <w:t>.</w:t>
      </w:r>
      <w:r w:rsidR="0037272D" w:rsidRPr="00EE07B7">
        <w:t xml:space="preserve"> </w:t>
      </w:r>
      <w:r w:rsidR="004227F7" w:rsidRPr="00EE07B7">
        <w:t xml:space="preserve">Además, </w:t>
      </w:r>
      <w:r w:rsidR="00E73C6B" w:rsidRPr="00EE07B7">
        <w:t>al usar componentes</w:t>
      </w:r>
      <w:r w:rsidR="007D7235" w:rsidRPr="00EE07B7">
        <w:t xml:space="preserve"> </w:t>
      </w:r>
      <w:r w:rsidR="00746F08" w:rsidRPr="00EE07B7">
        <w:t>electrónicos</w:t>
      </w:r>
      <w:r w:rsidR="00BA06C7" w:rsidRPr="00EE07B7">
        <w:t xml:space="preserve"> relativamente simples y accesibles, </w:t>
      </w:r>
      <w:r w:rsidR="002C0524" w:rsidRPr="00EE07B7">
        <w:t>lo</w:t>
      </w:r>
      <w:r w:rsidR="003D40F1" w:rsidRPr="00EE07B7">
        <w:t xml:space="preserve"> vuelve </w:t>
      </w:r>
      <w:r w:rsidR="00D8739B" w:rsidRPr="00EE07B7">
        <w:t xml:space="preserve">un proyecto </w:t>
      </w:r>
      <w:r w:rsidR="007F03F6" w:rsidRPr="00EE07B7">
        <w:t>viable de desarrollar</w:t>
      </w:r>
      <w:r w:rsidR="00FF0164" w:rsidRPr="00EE07B7">
        <w:t xml:space="preserve"> y económica de fabricar.</w:t>
      </w:r>
    </w:p>
    <w:sectPr w:rsidR="00492B78" w:rsidRPr="00EE0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0000000000000000000"/>
    <w:charset w:val="00"/>
    <w:family w:val="roman"/>
    <w:notTrueType/>
    <w:pitch w:val="default"/>
  </w:font>
  <w:font w:name=".SFUI-Regular">
    <w:altName w:val="Cambria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m1Y+sytzIHJxZ" int2:id="5lmKED6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930FC"/>
    <w:multiLevelType w:val="hybridMultilevel"/>
    <w:tmpl w:val="E65E6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8569F"/>
    <w:multiLevelType w:val="hybridMultilevel"/>
    <w:tmpl w:val="49B61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15167">
    <w:abstractNumId w:val="0"/>
  </w:num>
  <w:num w:numId="2" w16cid:durableId="210207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37"/>
    <w:rsid w:val="00015B60"/>
    <w:rsid w:val="00025561"/>
    <w:rsid w:val="0002567C"/>
    <w:rsid w:val="0003038A"/>
    <w:rsid w:val="00051FE5"/>
    <w:rsid w:val="00052297"/>
    <w:rsid w:val="000558CB"/>
    <w:rsid w:val="00061C12"/>
    <w:rsid w:val="0006413F"/>
    <w:rsid w:val="00071590"/>
    <w:rsid w:val="00071D9C"/>
    <w:rsid w:val="00073372"/>
    <w:rsid w:val="000962D6"/>
    <w:rsid w:val="000A796B"/>
    <w:rsid w:val="000B23DA"/>
    <w:rsid w:val="000B2C23"/>
    <w:rsid w:val="000B40CC"/>
    <w:rsid w:val="000B545D"/>
    <w:rsid w:val="000C1EF8"/>
    <w:rsid w:val="000C4A2C"/>
    <w:rsid w:val="000D040A"/>
    <w:rsid w:val="000D17FC"/>
    <w:rsid w:val="000D72D6"/>
    <w:rsid w:val="000D78C8"/>
    <w:rsid w:val="000E40F0"/>
    <w:rsid w:val="000E53F5"/>
    <w:rsid w:val="00106DA6"/>
    <w:rsid w:val="0013089C"/>
    <w:rsid w:val="00133136"/>
    <w:rsid w:val="001346B7"/>
    <w:rsid w:val="00154351"/>
    <w:rsid w:val="0015689E"/>
    <w:rsid w:val="00161344"/>
    <w:rsid w:val="00165BB6"/>
    <w:rsid w:val="00173D0B"/>
    <w:rsid w:val="00175E8C"/>
    <w:rsid w:val="00180F4C"/>
    <w:rsid w:val="001821BC"/>
    <w:rsid w:val="001831D4"/>
    <w:rsid w:val="0019745B"/>
    <w:rsid w:val="001A1AF5"/>
    <w:rsid w:val="001A1FDA"/>
    <w:rsid w:val="001A4C5C"/>
    <w:rsid w:val="001A7971"/>
    <w:rsid w:val="001A7F79"/>
    <w:rsid w:val="001B1C1A"/>
    <w:rsid w:val="001B3C87"/>
    <w:rsid w:val="001B634B"/>
    <w:rsid w:val="001D29F8"/>
    <w:rsid w:val="001D2FC6"/>
    <w:rsid w:val="001D6485"/>
    <w:rsid w:val="001E07A3"/>
    <w:rsid w:val="001F0D3A"/>
    <w:rsid w:val="001F29EF"/>
    <w:rsid w:val="001F3762"/>
    <w:rsid w:val="001F58C6"/>
    <w:rsid w:val="001F6649"/>
    <w:rsid w:val="0020152E"/>
    <w:rsid w:val="0020183E"/>
    <w:rsid w:val="00203E4E"/>
    <w:rsid w:val="00205DE5"/>
    <w:rsid w:val="00213C8F"/>
    <w:rsid w:val="00214A7B"/>
    <w:rsid w:val="00225319"/>
    <w:rsid w:val="00232D8C"/>
    <w:rsid w:val="00235230"/>
    <w:rsid w:val="00240966"/>
    <w:rsid w:val="0025279C"/>
    <w:rsid w:val="002532FC"/>
    <w:rsid w:val="0025554B"/>
    <w:rsid w:val="00274350"/>
    <w:rsid w:val="002851A8"/>
    <w:rsid w:val="002974A8"/>
    <w:rsid w:val="002B09BA"/>
    <w:rsid w:val="002B261A"/>
    <w:rsid w:val="002B2E8E"/>
    <w:rsid w:val="002B5440"/>
    <w:rsid w:val="002C0524"/>
    <w:rsid w:val="002C472A"/>
    <w:rsid w:val="002C584B"/>
    <w:rsid w:val="002D0093"/>
    <w:rsid w:val="002D2CD8"/>
    <w:rsid w:val="002D2E68"/>
    <w:rsid w:val="002D2EBE"/>
    <w:rsid w:val="002D6394"/>
    <w:rsid w:val="002E2508"/>
    <w:rsid w:val="002E331F"/>
    <w:rsid w:val="002E6220"/>
    <w:rsid w:val="002E79DE"/>
    <w:rsid w:val="002F774D"/>
    <w:rsid w:val="003009A4"/>
    <w:rsid w:val="00304A35"/>
    <w:rsid w:val="003070A6"/>
    <w:rsid w:val="00315CDB"/>
    <w:rsid w:val="00326EF9"/>
    <w:rsid w:val="00327D6E"/>
    <w:rsid w:val="003328AB"/>
    <w:rsid w:val="003330CB"/>
    <w:rsid w:val="003348DD"/>
    <w:rsid w:val="0034383C"/>
    <w:rsid w:val="00347B71"/>
    <w:rsid w:val="00355829"/>
    <w:rsid w:val="003712C7"/>
    <w:rsid w:val="00371867"/>
    <w:rsid w:val="003719C1"/>
    <w:rsid w:val="0037272D"/>
    <w:rsid w:val="00382AF2"/>
    <w:rsid w:val="003865D3"/>
    <w:rsid w:val="0038773C"/>
    <w:rsid w:val="00395C6F"/>
    <w:rsid w:val="003965DE"/>
    <w:rsid w:val="003A104A"/>
    <w:rsid w:val="003A1795"/>
    <w:rsid w:val="003A43B8"/>
    <w:rsid w:val="003B44F6"/>
    <w:rsid w:val="003B7711"/>
    <w:rsid w:val="003B7D68"/>
    <w:rsid w:val="003C38A0"/>
    <w:rsid w:val="003C5AA1"/>
    <w:rsid w:val="003C6273"/>
    <w:rsid w:val="003C7B8A"/>
    <w:rsid w:val="003D0A66"/>
    <w:rsid w:val="003D40F1"/>
    <w:rsid w:val="003D468C"/>
    <w:rsid w:val="003D539C"/>
    <w:rsid w:val="003F097F"/>
    <w:rsid w:val="003F35EF"/>
    <w:rsid w:val="003F4AD9"/>
    <w:rsid w:val="00400E7F"/>
    <w:rsid w:val="0041432F"/>
    <w:rsid w:val="0042138C"/>
    <w:rsid w:val="004227F7"/>
    <w:rsid w:val="00430D6E"/>
    <w:rsid w:val="00433A88"/>
    <w:rsid w:val="00434548"/>
    <w:rsid w:val="0043629B"/>
    <w:rsid w:val="004375F2"/>
    <w:rsid w:val="00440531"/>
    <w:rsid w:val="00444614"/>
    <w:rsid w:val="00445B75"/>
    <w:rsid w:val="0045570B"/>
    <w:rsid w:val="004702E8"/>
    <w:rsid w:val="00471471"/>
    <w:rsid w:val="004757D2"/>
    <w:rsid w:val="004778E3"/>
    <w:rsid w:val="00483DB4"/>
    <w:rsid w:val="0048536B"/>
    <w:rsid w:val="0048544D"/>
    <w:rsid w:val="004920BB"/>
    <w:rsid w:val="00492B78"/>
    <w:rsid w:val="004966E1"/>
    <w:rsid w:val="004A509E"/>
    <w:rsid w:val="004B44A9"/>
    <w:rsid w:val="004C2ECF"/>
    <w:rsid w:val="004C5D72"/>
    <w:rsid w:val="004C6A6F"/>
    <w:rsid w:val="004D2B32"/>
    <w:rsid w:val="004E1ACF"/>
    <w:rsid w:val="004F05B6"/>
    <w:rsid w:val="004F26FC"/>
    <w:rsid w:val="005014B7"/>
    <w:rsid w:val="005049C1"/>
    <w:rsid w:val="00515B5F"/>
    <w:rsid w:val="00520EB8"/>
    <w:rsid w:val="005218D2"/>
    <w:rsid w:val="005315DA"/>
    <w:rsid w:val="005327EC"/>
    <w:rsid w:val="00543336"/>
    <w:rsid w:val="00556547"/>
    <w:rsid w:val="00556D8C"/>
    <w:rsid w:val="00563DE2"/>
    <w:rsid w:val="00574C82"/>
    <w:rsid w:val="005804EA"/>
    <w:rsid w:val="00580997"/>
    <w:rsid w:val="0058698C"/>
    <w:rsid w:val="00597AFF"/>
    <w:rsid w:val="005A11B8"/>
    <w:rsid w:val="005B6651"/>
    <w:rsid w:val="005C1296"/>
    <w:rsid w:val="005E236D"/>
    <w:rsid w:val="005F174F"/>
    <w:rsid w:val="005F3A5C"/>
    <w:rsid w:val="005F76E5"/>
    <w:rsid w:val="00600C2A"/>
    <w:rsid w:val="00613FC4"/>
    <w:rsid w:val="00624187"/>
    <w:rsid w:val="00632356"/>
    <w:rsid w:val="006344F3"/>
    <w:rsid w:val="00635C7A"/>
    <w:rsid w:val="00641F86"/>
    <w:rsid w:val="00655144"/>
    <w:rsid w:val="006616B9"/>
    <w:rsid w:val="006625A6"/>
    <w:rsid w:val="00663F72"/>
    <w:rsid w:val="00665FB0"/>
    <w:rsid w:val="006716C5"/>
    <w:rsid w:val="006742B3"/>
    <w:rsid w:val="00680A3F"/>
    <w:rsid w:val="00682346"/>
    <w:rsid w:val="006827E3"/>
    <w:rsid w:val="006A09A9"/>
    <w:rsid w:val="006A55FF"/>
    <w:rsid w:val="006C5C28"/>
    <w:rsid w:val="006D24A0"/>
    <w:rsid w:val="006D77BE"/>
    <w:rsid w:val="006F2B32"/>
    <w:rsid w:val="00701788"/>
    <w:rsid w:val="00702DE1"/>
    <w:rsid w:val="00711841"/>
    <w:rsid w:val="00717875"/>
    <w:rsid w:val="007209B9"/>
    <w:rsid w:val="00734A18"/>
    <w:rsid w:val="00740D57"/>
    <w:rsid w:val="00740F3C"/>
    <w:rsid w:val="00741D52"/>
    <w:rsid w:val="007464AC"/>
    <w:rsid w:val="00746F08"/>
    <w:rsid w:val="00752C81"/>
    <w:rsid w:val="0075472D"/>
    <w:rsid w:val="007571F3"/>
    <w:rsid w:val="00757CAA"/>
    <w:rsid w:val="0076230E"/>
    <w:rsid w:val="007623DC"/>
    <w:rsid w:val="00770CC5"/>
    <w:rsid w:val="00772B61"/>
    <w:rsid w:val="00777421"/>
    <w:rsid w:val="00787437"/>
    <w:rsid w:val="0079203D"/>
    <w:rsid w:val="0079742D"/>
    <w:rsid w:val="007A0809"/>
    <w:rsid w:val="007B2205"/>
    <w:rsid w:val="007B741F"/>
    <w:rsid w:val="007B7D45"/>
    <w:rsid w:val="007C0F7F"/>
    <w:rsid w:val="007C3E52"/>
    <w:rsid w:val="007D3616"/>
    <w:rsid w:val="007D38C2"/>
    <w:rsid w:val="007D7235"/>
    <w:rsid w:val="007E58FE"/>
    <w:rsid w:val="007F03F6"/>
    <w:rsid w:val="007F6DC9"/>
    <w:rsid w:val="00804740"/>
    <w:rsid w:val="00821CBD"/>
    <w:rsid w:val="00826101"/>
    <w:rsid w:val="00832578"/>
    <w:rsid w:val="00833DF9"/>
    <w:rsid w:val="008418F2"/>
    <w:rsid w:val="00847908"/>
    <w:rsid w:val="008500CF"/>
    <w:rsid w:val="00852EAB"/>
    <w:rsid w:val="00856979"/>
    <w:rsid w:val="00863FB7"/>
    <w:rsid w:val="00866B27"/>
    <w:rsid w:val="00866F6A"/>
    <w:rsid w:val="008679C6"/>
    <w:rsid w:val="008804EB"/>
    <w:rsid w:val="0088192B"/>
    <w:rsid w:val="00882C7A"/>
    <w:rsid w:val="0088764C"/>
    <w:rsid w:val="008945FB"/>
    <w:rsid w:val="00897CC1"/>
    <w:rsid w:val="008A1F46"/>
    <w:rsid w:val="008A3422"/>
    <w:rsid w:val="008A3CB0"/>
    <w:rsid w:val="008A3D12"/>
    <w:rsid w:val="008B6686"/>
    <w:rsid w:val="008B7955"/>
    <w:rsid w:val="008D376A"/>
    <w:rsid w:val="008D53C3"/>
    <w:rsid w:val="008D5802"/>
    <w:rsid w:val="008E4FC1"/>
    <w:rsid w:val="008F4598"/>
    <w:rsid w:val="00910F83"/>
    <w:rsid w:val="00912745"/>
    <w:rsid w:val="009139CA"/>
    <w:rsid w:val="00915AFD"/>
    <w:rsid w:val="009200F8"/>
    <w:rsid w:val="00921EB1"/>
    <w:rsid w:val="00925667"/>
    <w:rsid w:val="009277A1"/>
    <w:rsid w:val="009301F5"/>
    <w:rsid w:val="0093350F"/>
    <w:rsid w:val="009340BF"/>
    <w:rsid w:val="009345FE"/>
    <w:rsid w:val="00944E4A"/>
    <w:rsid w:val="00944FFE"/>
    <w:rsid w:val="009459E0"/>
    <w:rsid w:val="0095670E"/>
    <w:rsid w:val="00961543"/>
    <w:rsid w:val="0096199E"/>
    <w:rsid w:val="00964A71"/>
    <w:rsid w:val="00964DE5"/>
    <w:rsid w:val="00971E3F"/>
    <w:rsid w:val="00973B6E"/>
    <w:rsid w:val="00973DC8"/>
    <w:rsid w:val="00974745"/>
    <w:rsid w:val="00977A25"/>
    <w:rsid w:val="00986A90"/>
    <w:rsid w:val="00986E3E"/>
    <w:rsid w:val="009906A5"/>
    <w:rsid w:val="009965A8"/>
    <w:rsid w:val="00997CD7"/>
    <w:rsid w:val="009A0096"/>
    <w:rsid w:val="009B1D1F"/>
    <w:rsid w:val="009B2E76"/>
    <w:rsid w:val="009D1D83"/>
    <w:rsid w:val="009D386E"/>
    <w:rsid w:val="009D7503"/>
    <w:rsid w:val="009E2857"/>
    <w:rsid w:val="009F356A"/>
    <w:rsid w:val="009F3C40"/>
    <w:rsid w:val="009F5D16"/>
    <w:rsid w:val="00A00960"/>
    <w:rsid w:val="00A05AD8"/>
    <w:rsid w:val="00A06EBC"/>
    <w:rsid w:val="00A0734A"/>
    <w:rsid w:val="00A1344F"/>
    <w:rsid w:val="00A24F95"/>
    <w:rsid w:val="00A260B4"/>
    <w:rsid w:val="00A30111"/>
    <w:rsid w:val="00A346B5"/>
    <w:rsid w:val="00A37A13"/>
    <w:rsid w:val="00A40263"/>
    <w:rsid w:val="00A415A3"/>
    <w:rsid w:val="00A433A2"/>
    <w:rsid w:val="00A4555A"/>
    <w:rsid w:val="00A45D43"/>
    <w:rsid w:val="00A535C9"/>
    <w:rsid w:val="00A63662"/>
    <w:rsid w:val="00A66046"/>
    <w:rsid w:val="00A73F92"/>
    <w:rsid w:val="00A76042"/>
    <w:rsid w:val="00A803AE"/>
    <w:rsid w:val="00A8351C"/>
    <w:rsid w:val="00A85EC5"/>
    <w:rsid w:val="00A90F15"/>
    <w:rsid w:val="00AB5233"/>
    <w:rsid w:val="00AB5A23"/>
    <w:rsid w:val="00AD1F9F"/>
    <w:rsid w:val="00AD5DEC"/>
    <w:rsid w:val="00AE1F8F"/>
    <w:rsid w:val="00AE4C41"/>
    <w:rsid w:val="00B11253"/>
    <w:rsid w:val="00B1308A"/>
    <w:rsid w:val="00B1664C"/>
    <w:rsid w:val="00B20D01"/>
    <w:rsid w:val="00B23966"/>
    <w:rsid w:val="00B27F69"/>
    <w:rsid w:val="00B321B9"/>
    <w:rsid w:val="00B35C52"/>
    <w:rsid w:val="00B40854"/>
    <w:rsid w:val="00B44AC4"/>
    <w:rsid w:val="00B452BF"/>
    <w:rsid w:val="00B5073D"/>
    <w:rsid w:val="00B50DAB"/>
    <w:rsid w:val="00B51AAD"/>
    <w:rsid w:val="00B54DB2"/>
    <w:rsid w:val="00B54DC5"/>
    <w:rsid w:val="00B73156"/>
    <w:rsid w:val="00B73782"/>
    <w:rsid w:val="00B7406B"/>
    <w:rsid w:val="00B81543"/>
    <w:rsid w:val="00B827FC"/>
    <w:rsid w:val="00B833B1"/>
    <w:rsid w:val="00B84B21"/>
    <w:rsid w:val="00B853DD"/>
    <w:rsid w:val="00B866FB"/>
    <w:rsid w:val="00B92037"/>
    <w:rsid w:val="00BA06C7"/>
    <w:rsid w:val="00BA09F2"/>
    <w:rsid w:val="00BA32DD"/>
    <w:rsid w:val="00BA5BD2"/>
    <w:rsid w:val="00BA754D"/>
    <w:rsid w:val="00BB493A"/>
    <w:rsid w:val="00BC29CD"/>
    <w:rsid w:val="00BC7906"/>
    <w:rsid w:val="00BD4C59"/>
    <w:rsid w:val="00BD5A33"/>
    <w:rsid w:val="00BE465A"/>
    <w:rsid w:val="00BE7682"/>
    <w:rsid w:val="00BF2C12"/>
    <w:rsid w:val="00BF4396"/>
    <w:rsid w:val="00BF74F7"/>
    <w:rsid w:val="00BF76E7"/>
    <w:rsid w:val="00C01D40"/>
    <w:rsid w:val="00C030C4"/>
    <w:rsid w:val="00C312A0"/>
    <w:rsid w:val="00C31E6F"/>
    <w:rsid w:val="00C428CE"/>
    <w:rsid w:val="00C4521D"/>
    <w:rsid w:val="00C47830"/>
    <w:rsid w:val="00C50783"/>
    <w:rsid w:val="00C6377C"/>
    <w:rsid w:val="00C67160"/>
    <w:rsid w:val="00C67EA5"/>
    <w:rsid w:val="00C67F8D"/>
    <w:rsid w:val="00C750CA"/>
    <w:rsid w:val="00C75841"/>
    <w:rsid w:val="00C77016"/>
    <w:rsid w:val="00C8480B"/>
    <w:rsid w:val="00C8612C"/>
    <w:rsid w:val="00C92115"/>
    <w:rsid w:val="00CA3154"/>
    <w:rsid w:val="00CB149C"/>
    <w:rsid w:val="00CC21B2"/>
    <w:rsid w:val="00CC594F"/>
    <w:rsid w:val="00CC7862"/>
    <w:rsid w:val="00CD0DCD"/>
    <w:rsid w:val="00CD3678"/>
    <w:rsid w:val="00CE4036"/>
    <w:rsid w:val="00CE437B"/>
    <w:rsid w:val="00CE45D1"/>
    <w:rsid w:val="00CF144C"/>
    <w:rsid w:val="00D0209E"/>
    <w:rsid w:val="00D12576"/>
    <w:rsid w:val="00D169F3"/>
    <w:rsid w:val="00D24F1D"/>
    <w:rsid w:val="00D31700"/>
    <w:rsid w:val="00D3238C"/>
    <w:rsid w:val="00D32C19"/>
    <w:rsid w:val="00D330E3"/>
    <w:rsid w:val="00D3619A"/>
    <w:rsid w:val="00D41DDB"/>
    <w:rsid w:val="00D47B46"/>
    <w:rsid w:val="00D51DAE"/>
    <w:rsid w:val="00D62C8D"/>
    <w:rsid w:val="00D62D0A"/>
    <w:rsid w:val="00D62E8E"/>
    <w:rsid w:val="00D6492D"/>
    <w:rsid w:val="00D6641A"/>
    <w:rsid w:val="00D738E0"/>
    <w:rsid w:val="00D86646"/>
    <w:rsid w:val="00D8739B"/>
    <w:rsid w:val="00D874B9"/>
    <w:rsid w:val="00D9227B"/>
    <w:rsid w:val="00D93F52"/>
    <w:rsid w:val="00DA54F8"/>
    <w:rsid w:val="00DA5689"/>
    <w:rsid w:val="00DA683C"/>
    <w:rsid w:val="00DB4397"/>
    <w:rsid w:val="00DD4E97"/>
    <w:rsid w:val="00DD56E9"/>
    <w:rsid w:val="00DD649E"/>
    <w:rsid w:val="00DE2172"/>
    <w:rsid w:val="00DE24D6"/>
    <w:rsid w:val="00DE36D9"/>
    <w:rsid w:val="00DF64B9"/>
    <w:rsid w:val="00DF793C"/>
    <w:rsid w:val="00E11C30"/>
    <w:rsid w:val="00E15A0C"/>
    <w:rsid w:val="00E22288"/>
    <w:rsid w:val="00E23AA9"/>
    <w:rsid w:val="00E25306"/>
    <w:rsid w:val="00E26000"/>
    <w:rsid w:val="00E26EE9"/>
    <w:rsid w:val="00E353BA"/>
    <w:rsid w:val="00E3572B"/>
    <w:rsid w:val="00E5065A"/>
    <w:rsid w:val="00E55B6C"/>
    <w:rsid w:val="00E60F74"/>
    <w:rsid w:val="00E67E72"/>
    <w:rsid w:val="00E714D8"/>
    <w:rsid w:val="00E737EC"/>
    <w:rsid w:val="00E73C6B"/>
    <w:rsid w:val="00E74400"/>
    <w:rsid w:val="00E87121"/>
    <w:rsid w:val="00E92B37"/>
    <w:rsid w:val="00EC4092"/>
    <w:rsid w:val="00ED1F9A"/>
    <w:rsid w:val="00ED33D4"/>
    <w:rsid w:val="00ED3829"/>
    <w:rsid w:val="00EE07B7"/>
    <w:rsid w:val="00EE3B2F"/>
    <w:rsid w:val="00EE6860"/>
    <w:rsid w:val="00EE6F67"/>
    <w:rsid w:val="00EF7F28"/>
    <w:rsid w:val="00F11B45"/>
    <w:rsid w:val="00F15993"/>
    <w:rsid w:val="00F20CB9"/>
    <w:rsid w:val="00F2522F"/>
    <w:rsid w:val="00F2577C"/>
    <w:rsid w:val="00F269AD"/>
    <w:rsid w:val="00F275A3"/>
    <w:rsid w:val="00F3584B"/>
    <w:rsid w:val="00F35B78"/>
    <w:rsid w:val="00F365C4"/>
    <w:rsid w:val="00F423A4"/>
    <w:rsid w:val="00F448EC"/>
    <w:rsid w:val="00F60B52"/>
    <w:rsid w:val="00F64273"/>
    <w:rsid w:val="00F64380"/>
    <w:rsid w:val="00F76D8C"/>
    <w:rsid w:val="00F8228A"/>
    <w:rsid w:val="00F84E11"/>
    <w:rsid w:val="00F8604A"/>
    <w:rsid w:val="00F861D0"/>
    <w:rsid w:val="00F86319"/>
    <w:rsid w:val="00FB14BC"/>
    <w:rsid w:val="00FB49AE"/>
    <w:rsid w:val="00FC1711"/>
    <w:rsid w:val="00FC5D02"/>
    <w:rsid w:val="00FC7CF3"/>
    <w:rsid w:val="00FC7D70"/>
    <w:rsid w:val="00FD2B5C"/>
    <w:rsid w:val="00FD4BF4"/>
    <w:rsid w:val="00FD56C4"/>
    <w:rsid w:val="00FE434F"/>
    <w:rsid w:val="00FE62C5"/>
    <w:rsid w:val="00FF0164"/>
    <w:rsid w:val="02C09C5F"/>
    <w:rsid w:val="054E7981"/>
    <w:rsid w:val="0A4F3562"/>
    <w:rsid w:val="0F80ED14"/>
    <w:rsid w:val="12DC74B5"/>
    <w:rsid w:val="1651BC0B"/>
    <w:rsid w:val="17F70746"/>
    <w:rsid w:val="195EB1ED"/>
    <w:rsid w:val="1C0C6822"/>
    <w:rsid w:val="1D5E14A8"/>
    <w:rsid w:val="1F2840E5"/>
    <w:rsid w:val="20E01A65"/>
    <w:rsid w:val="21B61B03"/>
    <w:rsid w:val="22A497D0"/>
    <w:rsid w:val="22E6853C"/>
    <w:rsid w:val="28F20610"/>
    <w:rsid w:val="290A8337"/>
    <w:rsid w:val="29C9B5ED"/>
    <w:rsid w:val="2AC8B808"/>
    <w:rsid w:val="2C87DCE4"/>
    <w:rsid w:val="2D231B30"/>
    <w:rsid w:val="2E093BE3"/>
    <w:rsid w:val="314AE4A4"/>
    <w:rsid w:val="31B4B6B6"/>
    <w:rsid w:val="38093ED9"/>
    <w:rsid w:val="43CFA78F"/>
    <w:rsid w:val="44166351"/>
    <w:rsid w:val="44DEE1FB"/>
    <w:rsid w:val="4DD5CF9C"/>
    <w:rsid w:val="4EC82016"/>
    <w:rsid w:val="57B06143"/>
    <w:rsid w:val="5B92E358"/>
    <w:rsid w:val="5D653D26"/>
    <w:rsid w:val="5E809715"/>
    <w:rsid w:val="6071034C"/>
    <w:rsid w:val="62BBE090"/>
    <w:rsid w:val="6763A044"/>
    <w:rsid w:val="68C995C9"/>
    <w:rsid w:val="6AD41904"/>
    <w:rsid w:val="6CF27C30"/>
    <w:rsid w:val="6E2503CC"/>
    <w:rsid w:val="6FA16088"/>
    <w:rsid w:val="70DA0EEA"/>
    <w:rsid w:val="746EFEF2"/>
    <w:rsid w:val="791EE339"/>
    <w:rsid w:val="796A63EC"/>
    <w:rsid w:val="7B0F458A"/>
    <w:rsid w:val="7B54A1C6"/>
    <w:rsid w:val="7F26B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A99C"/>
  <w15:chartTrackingRefBased/>
  <w15:docId w15:val="{9D1E55F4-7DAE-9840-AB86-65ADE139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92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0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0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0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0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0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0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03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415A3"/>
    <w:pPr>
      <w:spacing w:after="240" w:line="240" w:lineRule="auto"/>
    </w:pPr>
    <w:rPr>
      <w:rFonts w:ascii=".SF UI" w:hAnsi=".SF UI" w:cs="Times New Roman"/>
      <w:color w:val="000000"/>
      <w:kern w:val="0"/>
      <w:sz w:val="23"/>
      <w:szCs w:val="23"/>
      <w:lang w:eastAsia="en-US"/>
      <w14:ligatures w14:val="none"/>
    </w:rPr>
  </w:style>
  <w:style w:type="character" w:customStyle="1" w:styleId="s1">
    <w:name w:val="s1"/>
    <w:basedOn w:val="Fuentedeprrafopredeter"/>
    <w:rsid w:val="00A415A3"/>
    <w:rPr>
      <w:rFonts w:ascii=".SFUI-Regular" w:hAnsi=".SFUI-Regular" w:hint="default"/>
      <w:b w:val="0"/>
      <w:bCs w:val="0"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897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Isidora Nuñez Ramos (Alumno)</dc:creator>
  <cp:keywords/>
  <dc:description/>
  <cp:lastModifiedBy>Isidora Nuñez Ramos (Alumno)</cp:lastModifiedBy>
  <cp:revision>2</cp:revision>
  <dcterms:created xsi:type="dcterms:W3CDTF">2026-06-02T19:17:00Z</dcterms:created>
  <dcterms:modified xsi:type="dcterms:W3CDTF">2026-06-02T19:17:00Z</dcterms:modified>
</cp:coreProperties>
</file>